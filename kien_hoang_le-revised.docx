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2BD5B" w14:textId="77777777" w:rsidR="005971C8" w:rsidRDefault="00F6481D" w:rsidP="005971C8">
      <w:pPr>
        <w:rPr>
          <w:rFonts w:ascii="Verdana" w:hAnsi="Verdana"/>
          <w:sz w:val="20"/>
        </w:rPr>
      </w:pPr>
      <w:r>
        <w:rPr>
          <w:rFonts w:ascii="Verdana" w:hAnsi="Verdana"/>
          <w:noProof/>
          <w:sz w:val="20"/>
        </w:rPr>
        <w:pict w14:anchorId="3690DE48">
          <v:shapetype id="_x0000_t202" coordsize="21600,21600" o:spt="202" path="m,l,21600r21600,l21600,xe">
            <v:stroke joinstyle="miter"/>
            <v:path gradientshapeok="t" o:connecttype="rect"/>
          </v:shapetype>
          <v:shape id="Text Box 2" o:spid="_x0000_s1026" type="#_x0000_t202" style="position:absolute;margin-left:188.9pt;margin-top:-1.85pt;width:320.2pt;height:21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HMgA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" stroked="f">
            <v:textbox>
              <w:txbxContent>
                <w:p w14:paraId="4968FCF5" w14:textId="77777777" w:rsidR="005971C8" w:rsidRDefault="005971C8" w:rsidP="005971C8">
                  <w:pPr>
                    <w:widowControl w:val="0"/>
                    <w:autoSpaceDE w:val="0"/>
                    <w:autoSpaceDN w:val="0"/>
                    <w:adjustRightInd w:val="0"/>
                    <w:spacing w:line="360" w:lineRule="auto"/>
                    <w:jc w:val="right"/>
                    <w:rPr>
                      <w:rFonts w:ascii="Akzidenz Grotesk BE Md" w:hAnsi="Akzidenz Grotesk BE Md"/>
                      <w:color w:val="003466"/>
                      <w:sz w:val="14"/>
                      <w:szCs w:val="14"/>
                      <w:lang w:val="en-US"/>
                    </w:rPr>
                  </w:pPr>
                  <w:r>
                    <w:rPr>
                      <w:rFonts w:ascii="Akzidenz Grotesk BE Regular" w:hAnsi="Akzidenz Grotesk BE Regular"/>
                      <w:noProof/>
                      <w:color w:val="003466"/>
                      <w:sz w:val="14"/>
                      <w:szCs w:val="14"/>
                    </w:rPr>
                    <w:drawing>
                      <wp:inline distT="0" distB="0" distL="0" distR="0" wp14:anchorId="41142279" wp14:editId="3C7B422A">
                        <wp:extent cx="2168525" cy="8794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68525" cy="879475"/>
                                </a:xfrm>
                                <a:prstGeom prst="rect">
                                  <a:avLst/>
                                </a:prstGeom>
                                <a:noFill/>
                                <a:ln>
                                  <a:noFill/>
                                </a:ln>
                              </pic:spPr>
                            </pic:pic>
                          </a:graphicData>
                        </a:graphic>
                      </wp:inline>
                    </w:drawing>
                  </w:r>
                </w:p>
                <w:p w14:paraId="5BBD2AB4" w14:textId="77777777" w:rsidR="005971C8" w:rsidRDefault="005971C8" w:rsidP="005971C8">
                  <w:pPr>
                    <w:widowControl w:val="0"/>
                    <w:autoSpaceDE w:val="0"/>
                    <w:autoSpaceDN w:val="0"/>
                    <w:adjustRightInd w:val="0"/>
                    <w:spacing w:line="360" w:lineRule="auto"/>
                    <w:jc w:val="right"/>
                    <w:rPr>
                      <w:rFonts w:ascii="Akzidenz Grotesk BE Md" w:hAnsi="Akzidenz Grotesk BE Md"/>
                      <w:color w:val="003466"/>
                      <w:sz w:val="14"/>
                      <w:szCs w:val="14"/>
                      <w:lang w:val="en-US"/>
                    </w:rPr>
                  </w:pPr>
                </w:p>
                <w:p w14:paraId="031C2438" w14:textId="77777777" w:rsidR="005971C8" w:rsidRPr="004E04B4" w:rsidRDefault="005971C8" w:rsidP="005971C8">
                  <w:pPr>
                    <w:widowControl w:val="0"/>
                    <w:autoSpaceDE w:val="0"/>
                    <w:autoSpaceDN w:val="0"/>
                    <w:adjustRightInd w:val="0"/>
                    <w:spacing w:line="360" w:lineRule="auto"/>
                    <w:jc w:val="right"/>
                    <w:rPr>
                      <w:rFonts w:ascii="Verdana" w:hAnsi="Verdana"/>
                      <w:color w:val="003466"/>
                      <w:sz w:val="14"/>
                      <w:szCs w:val="14"/>
                      <w:lang w:val="en-US"/>
                    </w:rPr>
                  </w:pPr>
                </w:p>
                <w:p w14:paraId="69A6303D" w14:textId="77777777" w:rsidR="005971C8" w:rsidRDefault="005971C8" w:rsidP="005971C8">
                  <w:pPr>
                    <w:widowControl w:val="0"/>
                    <w:autoSpaceDE w:val="0"/>
                    <w:autoSpaceDN w:val="0"/>
                    <w:adjustRightInd w:val="0"/>
                    <w:snapToGrid w:val="0"/>
                    <w:spacing w:line="240" w:lineRule="auto"/>
                    <w:jc w:val="right"/>
                    <w:rPr>
                      <w:rFonts w:ascii="Verdana" w:hAnsi="Verdana"/>
                      <w:b/>
                      <w:color w:val="003466"/>
                      <w:sz w:val="14"/>
                      <w:szCs w:val="14"/>
                      <w:lang w:val="en-US"/>
                    </w:rPr>
                  </w:pPr>
                  <w:r w:rsidRPr="004E04B4">
                    <w:rPr>
                      <w:rFonts w:ascii="Verdana" w:hAnsi="Verdana"/>
                      <w:b/>
                      <w:color w:val="003466"/>
                      <w:sz w:val="14"/>
                      <w:szCs w:val="14"/>
                      <w:lang w:val="en-US"/>
                    </w:rPr>
                    <w:t>Faculty of Social Sciences</w:t>
                  </w:r>
                </w:p>
                <w:p w14:paraId="27958156" w14:textId="77777777" w:rsidR="005971C8" w:rsidRPr="004E04B4" w:rsidRDefault="005971C8" w:rsidP="005971C8">
                  <w:pPr>
                    <w:widowControl w:val="0"/>
                    <w:autoSpaceDE w:val="0"/>
                    <w:autoSpaceDN w:val="0"/>
                    <w:adjustRightInd w:val="0"/>
                    <w:snapToGrid w:val="0"/>
                    <w:spacing w:line="240" w:lineRule="auto"/>
                    <w:jc w:val="right"/>
                    <w:rPr>
                      <w:rFonts w:ascii="Verdana" w:hAnsi="Verdana"/>
                      <w:b/>
                      <w:color w:val="003466"/>
                      <w:sz w:val="8"/>
                      <w:szCs w:val="8"/>
                      <w:lang w:val="en-US"/>
                    </w:rPr>
                  </w:pPr>
                  <w:r w:rsidRPr="004E04B4">
                    <w:rPr>
                      <w:rFonts w:ascii="Verdana" w:hAnsi="Verdana"/>
                      <w:b/>
                      <w:color w:val="003466"/>
                      <w:sz w:val="14"/>
                      <w:szCs w:val="14"/>
                      <w:lang w:val="en-US"/>
                    </w:rPr>
                    <w:t>School of Economics</w:t>
                  </w:r>
                  <w:r>
                    <w:rPr>
                      <w:rFonts w:ascii="Verdana" w:hAnsi="Verdana"/>
                      <w:b/>
                      <w:color w:val="003466"/>
                      <w:sz w:val="14"/>
                      <w:szCs w:val="14"/>
                      <w:lang w:val="en-US"/>
                    </w:rPr>
                    <w:br/>
                  </w:r>
                </w:p>
                <w:p w14:paraId="2D8F7D4F" w14:textId="77777777" w:rsidR="005971C8" w:rsidRPr="004E04B4" w:rsidRDefault="005971C8" w:rsidP="005971C8">
                  <w:pPr>
                    <w:widowControl w:val="0"/>
                    <w:autoSpaceDE w:val="0"/>
                    <w:autoSpaceDN w:val="0"/>
                    <w:adjustRightInd w:val="0"/>
                    <w:snapToGrid w:val="0"/>
                    <w:spacing w:line="240" w:lineRule="auto"/>
                    <w:jc w:val="right"/>
                    <w:rPr>
                      <w:rFonts w:ascii="Verdana" w:hAnsi="Verdana"/>
                      <w:color w:val="003466"/>
                      <w:sz w:val="14"/>
                      <w:szCs w:val="14"/>
                      <w:lang w:val="en-US"/>
                    </w:rPr>
                  </w:pPr>
                  <w:r w:rsidRPr="004E04B4">
                    <w:rPr>
                      <w:rFonts w:ascii="Verdana" w:hAnsi="Verdana"/>
                      <w:color w:val="003466"/>
                      <w:sz w:val="14"/>
                      <w:szCs w:val="14"/>
                      <w:lang w:val="en-US"/>
                    </w:rPr>
                    <w:t>The University of Nottingham</w:t>
                  </w:r>
                  <w:r w:rsidRPr="004E04B4">
                    <w:rPr>
                      <w:rFonts w:ascii="Verdana" w:hAnsi="Verdana"/>
                      <w:color w:val="003466"/>
                      <w:sz w:val="14"/>
                      <w:szCs w:val="14"/>
                      <w:lang w:val="en-US"/>
                    </w:rPr>
                    <w:br/>
                    <w:t>University Park</w:t>
                  </w:r>
                </w:p>
                <w:p w14:paraId="74C71AF5" w14:textId="77777777" w:rsidR="005971C8" w:rsidRPr="004E04B4" w:rsidRDefault="005971C8" w:rsidP="005971C8">
                  <w:pPr>
                    <w:widowControl w:val="0"/>
                    <w:autoSpaceDE w:val="0"/>
                    <w:autoSpaceDN w:val="0"/>
                    <w:adjustRightInd w:val="0"/>
                    <w:snapToGrid w:val="0"/>
                    <w:spacing w:line="240" w:lineRule="auto"/>
                    <w:jc w:val="right"/>
                    <w:rPr>
                      <w:rFonts w:ascii="Verdana" w:hAnsi="Verdana"/>
                      <w:color w:val="003466"/>
                      <w:sz w:val="14"/>
                      <w:szCs w:val="14"/>
                      <w:lang w:val="en-US"/>
                    </w:rPr>
                  </w:pPr>
                  <w:r w:rsidRPr="004E04B4">
                    <w:rPr>
                      <w:rFonts w:ascii="Verdana" w:hAnsi="Verdana"/>
                      <w:color w:val="003466"/>
                      <w:sz w:val="14"/>
                      <w:szCs w:val="14"/>
                      <w:lang w:val="en-US"/>
                    </w:rPr>
                    <w:t>Nottingham</w:t>
                  </w:r>
                </w:p>
                <w:p w14:paraId="1562325A" w14:textId="77777777" w:rsidR="005971C8" w:rsidRPr="004E04B4" w:rsidRDefault="005971C8" w:rsidP="005971C8">
                  <w:pPr>
                    <w:widowControl w:val="0"/>
                    <w:autoSpaceDE w:val="0"/>
                    <w:autoSpaceDN w:val="0"/>
                    <w:adjustRightInd w:val="0"/>
                    <w:snapToGrid w:val="0"/>
                    <w:spacing w:line="240" w:lineRule="auto"/>
                    <w:jc w:val="right"/>
                    <w:rPr>
                      <w:rFonts w:ascii="Verdana" w:hAnsi="Verdana"/>
                      <w:color w:val="003466"/>
                      <w:sz w:val="8"/>
                      <w:szCs w:val="8"/>
                      <w:lang w:val="en-US"/>
                    </w:rPr>
                  </w:pPr>
                  <w:r w:rsidRPr="004E04B4">
                    <w:rPr>
                      <w:rFonts w:ascii="Verdana" w:hAnsi="Verdana"/>
                      <w:color w:val="003466"/>
                      <w:sz w:val="14"/>
                      <w:szCs w:val="14"/>
                      <w:lang w:val="en-US"/>
                    </w:rPr>
                    <w:t>NG7 2RD</w:t>
                  </w:r>
                  <w:r>
                    <w:rPr>
                      <w:rFonts w:ascii="Verdana" w:hAnsi="Verdana"/>
                      <w:color w:val="003466"/>
                      <w:sz w:val="14"/>
                      <w:szCs w:val="14"/>
                      <w:lang w:val="en-US"/>
                    </w:rPr>
                    <w:br/>
                  </w:r>
                </w:p>
                <w:p w14:paraId="73325838" w14:textId="77777777" w:rsidR="005971C8" w:rsidRPr="004E04B4" w:rsidRDefault="005971C8" w:rsidP="005971C8">
                  <w:pPr>
                    <w:widowControl w:val="0"/>
                    <w:autoSpaceDE w:val="0"/>
                    <w:autoSpaceDN w:val="0"/>
                    <w:adjustRightInd w:val="0"/>
                    <w:snapToGrid w:val="0"/>
                    <w:spacing w:line="240" w:lineRule="auto"/>
                    <w:jc w:val="right"/>
                    <w:rPr>
                      <w:rFonts w:ascii="Verdana" w:hAnsi="Verdana"/>
                      <w:color w:val="003466"/>
                      <w:sz w:val="14"/>
                      <w:szCs w:val="14"/>
                      <w:lang w:val="en-US"/>
                    </w:rPr>
                  </w:pPr>
                  <w:r w:rsidRPr="004E04B4">
                    <w:rPr>
                      <w:rFonts w:ascii="Verdana" w:hAnsi="Verdana"/>
                      <w:color w:val="003466"/>
                      <w:sz w:val="14"/>
                      <w:szCs w:val="14"/>
                      <w:lang w:val="en-US"/>
                    </w:rPr>
                    <w:t>t: +44 (0)115 951 15620</w:t>
                  </w:r>
                </w:p>
                <w:p w14:paraId="6D6F5F04" w14:textId="77777777" w:rsidR="005971C8" w:rsidRPr="004E04B4" w:rsidRDefault="005971C8" w:rsidP="005971C8">
                  <w:pPr>
                    <w:widowControl w:val="0"/>
                    <w:autoSpaceDE w:val="0"/>
                    <w:autoSpaceDN w:val="0"/>
                    <w:adjustRightInd w:val="0"/>
                    <w:snapToGrid w:val="0"/>
                    <w:spacing w:line="240" w:lineRule="auto"/>
                    <w:jc w:val="right"/>
                    <w:rPr>
                      <w:rFonts w:ascii="Verdana" w:hAnsi="Verdana"/>
                      <w:color w:val="003466"/>
                      <w:sz w:val="8"/>
                      <w:szCs w:val="8"/>
                      <w:lang w:val="en-US"/>
                    </w:rPr>
                  </w:pPr>
                  <w:r w:rsidRPr="004E04B4">
                    <w:rPr>
                      <w:rFonts w:ascii="Verdana" w:hAnsi="Verdana"/>
                      <w:color w:val="003466"/>
                      <w:sz w:val="14"/>
                      <w:szCs w:val="14"/>
                      <w:lang w:val="en-US"/>
                    </w:rPr>
                    <w:t>f: +44 (0)115 951 14159</w:t>
                  </w:r>
                  <w:r>
                    <w:rPr>
                      <w:rFonts w:ascii="Verdana" w:hAnsi="Verdana"/>
                      <w:color w:val="003466"/>
                      <w:sz w:val="14"/>
                      <w:szCs w:val="14"/>
                      <w:lang w:val="en-US"/>
                    </w:rPr>
                    <w:br/>
                  </w:r>
                </w:p>
                <w:p w14:paraId="649D1443" w14:textId="77777777" w:rsidR="005971C8" w:rsidRPr="004E04B4" w:rsidRDefault="005971C8" w:rsidP="005971C8">
                  <w:pPr>
                    <w:widowControl w:val="0"/>
                    <w:autoSpaceDE w:val="0"/>
                    <w:autoSpaceDN w:val="0"/>
                    <w:adjustRightInd w:val="0"/>
                    <w:snapToGrid w:val="0"/>
                    <w:spacing w:line="240" w:lineRule="auto"/>
                    <w:jc w:val="right"/>
                    <w:rPr>
                      <w:rFonts w:ascii="Verdana" w:hAnsi="Verdana"/>
                      <w:b/>
                      <w:color w:val="003466"/>
                    </w:rPr>
                  </w:pPr>
                  <w:r w:rsidRPr="004E04B4">
                    <w:rPr>
                      <w:rFonts w:ascii="Verdana" w:hAnsi="Verdana"/>
                      <w:b/>
                      <w:color w:val="003466"/>
                      <w:sz w:val="14"/>
                      <w:szCs w:val="14"/>
                      <w:lang w:val="en-US"/>
                    </w:rPr>
                    <w:t>www.nottingham.ac.uk/economics</w:t>
                  </w:r>
                </w:p>
                <w:p w14:paraId="791F3942" w14:textId="77777777" w:rsidR="005971C8" w:rsidRDefault="005971C8" w:rsidP="005971C8"/>
              </w:txbxContent>
            </v:textbox>
          </v:shape>
        </w:pict>
      </w:r>
    </w:p>
    <w:p w14:paraId="3FB738DB" w14:textId="77777777" w:rsidR="005971C8" w:rsidRDefault="00AE6832" w:rsidP="005971C8">
      <w:pPr>
        <w:rPr>
          <w:rFonts w:ascii="Verdana" w:hAnsi="Verdana"/>
          <w:sz w:val="20"/>
        </w:rPr>
      </w:pPr>
      <w:r>
        <w:rPr>
          <w:rFonts w:ascii="Verdana" w:hAnsi="Verdana"/>
          <w:sz w:val="20"/>
        </w:rPr>
        <w:fldChar w:fldCharType="begin">
          <w:ffData>
            <w:name w:val="Text6"/>
            <w:enabled/>
            <w:calcOnExit w:val="0"/>
            <w:helpText w:type="text" w:val="Our Reference"/>
            <w:statusText w:type="text" w:val="                    OUR REFERENCE"/>
            <w:textInput/>
          </w:ffData>
        </w:fldChar>
      </w:r>
      <w:bookmarkStart w:id="0" w:name="Text6"/>
      <w:r w:rsidR="005971C8" w:rsidRPr="004618E2">
        <w:rPr>
          <w:rFonts w:ascii="Verdana" w:hAnsi="Verdana"/>
          <w:sz w:val="20"/>
        </w:rPr>
        <w:instrText xml:space="preserve"> FORMTEXT </w:instrText>
      </w:r>
      <w:r>
        <w:rPr>
          <w:rFonts w:ascii="Verdana" w:hAnsi="Verdana"/>
          <w:sz w:val="20"/>
        </w:rPr>
      </w:r>
      <w:r>
        <w:rPr>
          <w:rFonts w:ascii="Verdana" w:hAnsi="Verdana"/>
          <w:sz w:val="20"/>
        </w:rPr>
        <w:fldChar w:fldCharType="separate"/>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Pr>
          <w:rFonts w:ascii="Verdana" w:hAnsi="Verdana"/>
          <w:sz w:val="20"/>
        </w:rPr>
        <w:fldChar w:fldCharType="end"/>
      </w:r>
      <w:bookmarkEnd w:id="0"/>
    </w:p>
    <w:p w14:paraId="730CF981" w14:textId="77777777" w:rsidR="005971C8" w:rsidRDefault="005971C8" w:rsidP="005971C8">
      <w:pPr>
        <w:rPr>
          <w:rFonts w:ascii="Verdana" w:hAnsi="Verdana"/>
          <w:sz w:val="20"/>
        </w:rPr>
      </w:pPr>
    </w:p>
    <w:p w14:paraId="53CCC2CC" w14:textId="77777777" w:rsidR="005971C8" w:rsidRDefault="00AE6832" w:rsidP="005971C8">
      <w:pPr>
        <w:rPr>
          <w:rFonts w:ascii="Verdana" w:hAnsi="Verdana"/>
          <w:sz w:val="20"/>
        </w:rPr>
      </w:pPr>
      <w:r>
        <w:rPr>
          <w:rFonts w:ascii="Verdana" w:hAnsi="Verdana"/>
          <w:sz w:val="20"/>
        </w:rPr>
        <w:fldChar w:fldCharType="begin">
          <w:ffData>
            <w:name w:val="Text7"/>
            <w:enabled/>
            <w:calcOnExit w:val="0"/>
            <w:helpText w:type="text" w:val="Your reference"/>
            <w:statusText w:type="text" w:val="                    YOUR REFERENCE"/>
            <w:textInput/>
          </w:ffData>
        </w:fldChar>
      </w:r>
      <w:bookmarkStart w:id="1" w:name="Text7"/>
      <w:r w:rsidR="005971C8">
        <w:rPr>
          <w:rFonts w:ascii="Verdana" w:hAnsi="Verdana"/>
          <w:sz w:val="20"/>
        </w:rPr>
        <w:instrText xml:space="preserve"> FORMTEXT </w:instrText>
      </w:r>
      <w:r>
        <w:rPr>
          <w:rFonts w:ascii="Verdana" w:hAnsi="Verdana"/>
          <w:sz w:val="20"/>
        </w:rPr>
      </w:r>
      <w:r>
        <w:rPr>
          <w:rFonts w:ascii="Verdana" w:hAnsi="Verdana"/>
          <w:sz w:val="20"/>
        </w:rPr>
        <w:fldChar w:fldCharType="separate"/>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Pr>
          <w:rFonts w:ascii="Verdana" w:hAnsi="Verdana"/>
          <w:sz w:val="20"/>
        </w:rPr>
        <w:fldChar w:fldCharType="end"/>
      </w:r>
      <w:bookmarkEnd w:id="1"/>
    </w:p>
    <w:p w14:paraId="7159EC8A" w14:textId="77777777" w:rsidR="005971C8" w:rsidRDefault="005971C8" w:rsidP="005971C8">
      <w:pPr>
        <w:rPr>
          <w:rFonts w:ascii="Verdana" w:hAnsi="Verdana"/>
          <w:sz w:val="20"/>
        </w:rPr>
      </w:pPr>
    </w:p>
    <w:p w14:paraId="21D46192" w14:textId="77777777" w:rsidR="003F31CD" w:rsidRDefault="00AE6832" w:rsidP="005971C8">
      <w:pPr>
        <w:rPr>
          <w:rFonts w:ascii="Verdana" w:hAnsi="Verdana"/>
          <w:noProof/>
          <w:sz w:val="20"/>
        </w:rPr>
      </w:pPr>
      <w:r>
        <w:rPr>
          <w:rFonts w:ascii="Verdana" w:hAnsi="Verdana"/>
          <w:sz w:val="20"/>
        </w:rPr>
        <w:fldChar w:fldCharType="begin">
          <w:ffData>
            <w:name w:val="Text8"/>
            <w:enabled/>
            <w:calcOnExit w:val="0"/>
            <w:helpText w:type="text" w:val="Direct line"/>
            <w:statusText w:type="text" w:val="                    DIRECT LINE"/>
            <w:textInput/>
          </w:ffData>
        </w:fldChar>
      </w:r>
      <w:bookmarkStart w:id="2" w:name="Text8"/>
      <w:r w:rsidR="005971C8" w:rsidRPr="003F31CD">
        <w:rPr>
          <w:rFonts w:ascii="Verdana" w:hAnsi="Verdana"/>
          <w:sz w:val="20"/>
        </w:rPr>
        <w:instrText xml:space="preserve"> FORMTEXT </w:instrText>
      </w:r>
      <w:r>
        <w:rPr>
          <w:rFonts w:ascii="Verdana" w:hAnsi="Verdana"/>
          <w:sz w:val="20"/>
        </w:rPr>
      </w:r>
      <w:r>
        <w:rPr>
          <w:rFonts w:ascii="Verdana" w:hAnsi="Verdana"/>
          <w:sz w:val="20"/>
        </w:rPr>
        <w:fldChar w:fldCharType="separate"/>
      </w:r>
      <w:r w:rsidR="003F31CD">
        <w:rPr>
          <w:rFonts w:ascii="Verdana" w:hAnsi="Verdana"/>
          <w:noProof/>
          <w:sz w:val="20"/>
        </w:rPr>
        <w:t>John Gathergood,</w:t>
      </w:r>
    </w:p>
    <w:p w14:paraId="6BAFE631" w14:textId="77777777" w:rsidR="005971C8" w:rsidRDefault="003F31CD" w:rsidP="005971C8">
      <w:pPr>
        <w:rPr>
          <w:rFonts w:ascii="Verdana" w:hAnsi="Verdana"/>
          <w:sz w:val="20"/>
        </w:rPr>
      </w:pPr>
      <w:r>
        <w:rPr>
          <w:rFonts w:ascii="Verdana" w:hAnsi="Verdana"/>
          <w:noProof/>
          <w:sz w:val="20"/>
        </w:rPr>
        <w:t xml:space="preserve">Professor </w:t>
      </w:r>
      <w:r w:rsidR="00F94C2C">
        <w:rPr>
          <w:rFonts w:ascii="Verdana" w:hAnsi="Verdana"/>
          <w:noProof/>
          <w:sz w:val="20"/>
        </w:rPr>
        <w:t>of</w:t>
      </w:r>
      <w:r>
        <w:rPr>
          <w:rFonts w:ascii="Verdana" w:hAnsi="Verdana"/>
          <w:noProof/>
          <w:sz w:val="20"/>
        </w:rPr>
        <w:t xml:space="preserve"> Economics</w:t>
      </w:r>
      <w:r w:rsidR="00AE6832">
        <w:rPr>
          <w:rFonts w:ascii="Verdana" w:hAnsi="Verdana"/>
          <w:sz w:val="20"/>
        </w:rPr>
        <w:fldChar w:fldCharType="end"/>
      </w:r>
      <w:bookmarkEnd w:id="2"/>
    </w:p>
    <w:p w14:paraId="561EE2EE" w14:textId="77777777" w:rsidR="005971C8" w:rsidRDefault="00AE6832" w:rsidP="005971C8">
      <w:pPr>
        <w:spacing w:before="20"/>
        <w:rPr>
          <w:rFonts w:ascii="Verdana" w:hAnsi="Verdana"/>
          <w:sz w:val="20"/>
        </w:rPr>
      </w:pPr>
      <w:r>
        <w:rPr>
          <w:rFonts w:ascii="Verdana" w:hAnsi="Verdana"/>
          <w:sz w:val="20"/>
        </w:rPr>
        <w:fldChar w:fldCharType="begin">
          <w:ffData>
            <w:name w:val="Text9"/>
            <w:enabled/>
            <w:calcOnExit w:val="0"/>
            <w:helpText w:type="text" w:val="E-mail"/>
            <w:statusText w:type="text" w:val="                    E-MAIL"/>
            <w:textInput/>
          </w:ffData>
        </w:fldChar>
      </w:r>
      <w:bookmarkStart w:id="3" w:name="Text9"/>
      <w:r w:rsidR="005971C8" w:rsidRPr="004E3FB6">
        <w:rPr>
          <w:rFonts w:ascii="Verdana" w:hAnsi="Verdana"/>
          <w:sz w:val="20"/>
        </w:rPr>
        <w:instrText xml:space="preserve"> FORMTEXT </w:instrText>
      </w:r>
      <w:r>
        <w:rPr>
          <w:rFonts w:ascii="Verdana" w:hAnsi="Verdana"/>
          <w:sz w:val="20"/>
        </w:rPr>
      </w:r>
      <w:r>
        <w:rPr>
          <w:rFonts w:ascii="Verdana" w:hAnsi="Verdana"/>
          <w:sz w:val="20"/>
        </w:rPr>
        <w:fldChar w:fldCharType="separate"/>
      </w:r>
      <w:r w:rsidR="004E3FB6">
        <w:rPr>
          <w:rFonts w:ascii="Verdana" w:hAnsi="Verdana"/>
          <w:noProof/>
          <w:sz w:val="20"/>
        </w:rPr>
        <w:t>john.gathergood</w:t>
      </w:r>
      <w:r>
        <w:rPr>
          <w:rFonts w:ascii="Verdana" w:hAnsi="Verdana"/>
          <w:sz w:val="20"/>
        </w:rPr>
        <w:fldChar w:fldCharType="end"/>
      </w:r>
      <w:bookmarkEnd w:id="3"/>
      <w:r w:rsidR="005971C8">
        <w:rPr>
          <w:rFonts w:ascii="Verdana" w:hAnsi="Verdana"/>
          <w:sz w:val="20"/>
        </w:rPr>
        <w:t>@nottingham.ac.uk</w:t>
      </w:r>
    </w:p>
    <w:p w14:paraId="79F4AB7C" w14:textId="77777777" w:rsidR="005971C8" w:rsidRDefault="005971C8" w:rsidP="005971C8">
      <w:pPr>
        <w:rPr>
          <w:rFonts w:ascii="Verdana" w:hAnsi="Verdana"/>
          <w:sz w:val="20"/>
        </w:rPr>
      </w:pPr>
    </w:p>
    <w:p w14:paraId="3A63AAE2" w14:textId="77777777" w:rsidR="005971C8" w:rsidRDefault="005971C8" w:rsidP="005971C8">
      <w:pPr>
        <w:rPr>
          <w:rFonts w:ascii="Verdana" w:hAnsi="Verdana"/>
          <w:sz w:val="20"/>
        </w:rPr>
      </w:pPr>
    </w:p>
    <w:p w14:paraId="1C9F7D3D" w14:textId="77777777" w:rsidR="005971C8" w:rsidRDefault="00AE6832" w:rsidP="005971C8">
      <w:pPr>
        <w:spacing w:after="40"/>
        <w:rPr>
          <w:rFonts w:ascii="Verdana" w:hAnsi="Verdana"/>
          <w:sz w:val="20"/>
        </w:rPr>
      </w:pPr>
      <w:r>
        <w:rPr>
          <w:rFonts w:ascii="Verdana" w:hAnsi="Verdana"/>
          <w:sz w:val="20"/>
        </w:rPr>
        <w:fldChar w:fldCharType="begin">
          <w:ffData>
            <w:name w:val="nm"/>
            <w:enabled/>
            <w:calcOnExit w:val="0"/>
            <w:helpText w:type="text" w:val="Name"/>
            <w:statusText w:type="text" w:val="                    NAME"/>
            <w:textInput/>
          </w:ffData>
        </w:fldChar>
      </w:r>
      <w:bookmarkStart w:id="4" w:name="nm"/>
      <w:r w:rsidR="005971C8">
        <w:rPr>
          <w:rFonts w:ascii="Verdana" w:hAnsi="Verdana"/>
          <w:sz w:val="20"/>
        </w:rPr>
        <w:instrText xml:space="preserve"> FORMTEXT </w:instrText>
      </w:r>
      <w:r>
        <w:rPr>
          <w:rFonts w:ascii="Verdana" w:hAnsi="Verdana"/>
          <w:sz w:val="20"/>
        </w:rPr>
      </w:r>
      <w:r>
        <w:rPr>
          <w:rFonts w:ascii="Verdana" w:hAnsi="Verdana"/>
          <w:sz w:val="20"/>
        </w:rPr>
        <w:fldChar w:fldCharType="separate"/>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Pr>
          <w:rFonts w:ascii="Verdana" w:hAnsi="Verdana"/>
          <w:sz w:val="20"/>
        </w:rPr>
        <w:fldChar w:fldCharType="end"/>
      </w:r>
      <w:bookmarkEnd w:id="4"/>
    </w:p>
    <w:p w14:paraId="2D945E89" w14:textId="77777777" w:rsidR="005971C8" w:rsidRDefault="00AE6832" w:rsidP="005971C8">
      <w:pPr>
        <w:rPr>
          <w:rFonts w:ascii="Verdana" w:hAnsi="Verdana"/>
          <w:sz w:val="20"/>
        </w:rPr>
      </w:pPr>
      <w:r>
        <w:rPr>
          <w:rFonts w:ascii="Verdana" w:hAnsi="Verdana"/>
          <w:sz w:val="20"/>
        </w:rPr>
        <w:fldChar w:fldCharType="begin">
          <w:ffData>
            <w:name w:val="Text10"/>
            <w:enabled/>
            <w:calcOnExit w:val="0"/>
            <w:helpText w:type="text" w:val="Address"/>
            <w:statusText w:type="text" w:val="                    ADDRESS"/>
            <w:textInput/>
          </w:ffData>
        </w:fldChar>
      </w:r>
      <w:bookmarkStart w:id="5" w:name="Text10"/>
      <w:r w:rsidR="005971C8">
        <w:rPr>
          <w:rFonts w:ascii="Verdana" w:hAnsi="Verdana"/>
          <w:sz w:val="20"/>
        </w:rPr>
        <w:instrText xml:space="preserve"> FORMTEXT </w:instrText>
      </w:r>
      <w:r>
        <w:rPr>
          <w:rFonts w:ascii="Verdana" w:hAnsi="Verdana"/>
          <w:sz w:val="20"/>
        </w:rPr>
      </w:r>
      <w:r>
        <w:rPr>
          <w:rFonts w:ascii="Verdana" w:hAnsi="Verdana"/>
          <w:sz w:val="20"/>
        </w:rPr>
        <w:fldChar w:fldCharType="separate"/>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sidR="005971C8">
        <w:rPr>
          <w:rFonts w:ascii="Verdana" w:hAnsi="Verdana"/>
          <w:noProof/>
          <w:sz w:val="20"/>
        </w:rPr>
        <w:t> </w:t>
      </w:r>
      <w:r>
        <w:rPr>
          <w:rFonts w:ascii="Verdana" w:hAnsi="Verdana"/>
          <w:sz w:val="20"/>
        </w:rPr>
        <w:fldChar w:fldCharType="end"/>
      </w:r>
      <w:bookmarkEnd w:id="5"/>
    </w:p>
    <w:p w14:paraId="2FFB6B49" w14:textId="77777777" w:rsidR="00C216B5" w:rsidRDefault="00C216B5"/>
    <w:p w14:paraId="5B4FAE3A" w14:textId="77777777" w:rsidR="00072BC8" w:rsidRDefault="00072BC8"/>
    <w:p w14:paraId="1ADBD7B1" w14:textId="74B27C93" w:rsidR="00072BC8" w:rsidRPr="00072BC8" w:rsidRDefault="00AE6832">
      <w:pPr>
        <w:rPr>
          <w:rFonts w:ascii="Verdana" w:hAnsi="Verdana"/>
          <w:sz w:val="20"/>
        </w:rPr>
      </w:pPr>
      <w:r w:rsidRPr="00072BC8">
        <w:rPr>
          <w:rFonts w:ascii="Verdana" w:hAnsi="Verdana"/>
          <w:sz w:val="20"/>
        </w:rPr>
        <w:fldChar w:fldCharType="begin"/>
      </w:r>
      <w:r w:rsidR="00072BC8" w:rsidRPr="00072BC8">
        <w:rPr>
          <w:rFonts w:ascii="Verdana" w:hAnsi="Verdana"/>
          <w:sz w:val="20"/>
        </w:rPr>
        <w:instrText xml:space="preserve"> DATE \@ "dd MMMM yyyy" </w:instrText>
      </w:r>
      <w:r w:rsidRPr="00072BC8">
        <w:rPr>
          <w:rFonts w:ascii="Verdana" w:hAnsi="Verdana"/>
          <w:sz w:val="20"/>
        </w:rPr>
        <w:fldChar w:fldCharType="separate"/>
      </w:r>
      <w:r w:rsidR="00F6481D">
        <w:rPr>
          <w:rFonts w:ascii="Verdana" w:hAnsi="Verdana"/>
          <w:noProof/>
          <w:sz w:val="20"/>
        </w:rPr>
        <w:t>21 January 2024</w:t>
      </w:r>
      <w:r w:rsidRPr="00072BC8">
        <w:rPr>
          <w:rFonts w:ascii="Verdana" w:hAnsi="Verdana"/>
          <w:sz w:val="20"/>
        </w:rPr>
        <w:fldChar w:fldCharType="end"/>
      </w:r>
    </w:p>
    <w:p w14:paraId="7EEE54FF" w14:textId="77777777" w:rsidR="00072BC8" w:rsidRPr="00072BC8" w:rsidRDefault="00072BC8">
      <w:pPr>
        <w:rPr>
          <w:rFonts w:ascii="Verdana" w:hAnsi="Verdana"/>
          <w:sz w:val="20"/>
        </w:rPr>
      </w:pPr>
    </w:p>
    <w:p w14:paraId="183FC794" w14:textId="77777777" w:rsidR="00072BC8" w:rsidRDefault="00072BC8">
      <w:pPr>
        <w:rPr>
          <w:rFonts w:ascii="Verdana" w:hAnsi="Verdana"/>
          <w:sz w:val="20"/>
        </w:rPr>
        <w:sectPr w:rsidR="00072BC8" w:rsidSect="008F7ED1">
          <w:pgSz w:w="11906" w:h="16838"/>
          <w:pgMar w:top="851" w:right="1134" w:bottom="1440" w:left="1021" w:header="709" w:footer="709" w:gutter="0"/>
          <w:cols w:space="708"/>
          <w:docGrid w:linePitch="360"/>
        </w:sectPr>
      </w:pPr>
    </w:p>
    <w:p w14:paraId="61D845DD" w14:textId="6093F6EC" w:rsidR="00A4761E" w:rsidRDefault="00524975" w:rsidP="00A4761E">
      <w:pPr>
        <w:spacing w:line="360" w:lineRule="auto"/>
        <w:jc w:val="both"/>
        <w:rPr>
          <w:rFonts w:ascii="Verdana" w:hAnsi="Verdana"/>
          <w:sz w:val="20"/>
        </w:rPr>
      </w:pPr>
      <w:r>
        <w:rPr>
          <w:rFonts w:ascii="Verdana" w:hAnsi="Verdana"/>
          <w:sz w:val="20"/>
        </w:rPr>
        <w:t xml:space="preserve">Dear </w:t>
      </w:r>
      <w:r w:rsidR="00FF3464">
        <w:rPr>
          <w:rFonts w:ascii="Verdana" w:hAnsi="Verdana"/>
          <w:sz w:val="20"/>
        </w:rPr>
        <w:t>Sir or Madam</w:t>
      </w:r>
      <w:r>
        <w:rPr>
          <w:rFonts w:ascii="Verdana" w:hAnsi="Verdana"/>
          <w:sz w:val="20"/>
        </w:rPr>
        <w:t>,</w:t>
      </w:r>
    </w:p>
    <w:p w14:paraId="40FD2BF7" w14:textId="77777777" w:rsidR="00524975" w:rsidRDefault="00524975" w:rsidP="00A4761E">
      <w:pPr>
        <w:spacing w:line="360" w:lineRule="auto"/>
        <w:jc w:val="both"/>
        <w:rPr>
          <w:rFonts w:ascii="Verdana" w:hAnsi="Verdana"/>
          <w:sz w:val="20"/>
        </w:rPr>
      </w:pPr>
    </w:p>
    <w:p w14:paraId="26A2A66A" w14:textId="041453ED" w:rsidR="00A40F84" w:rsidRDefault="00524975" w:rsidP="006E2404">
      <w:pPr>
        <w:spacing w:line="360" w:lineRule="auto"/>
        <w:jc w:val="both"/>
        <w:rPr>
          <w:rFonts w:ascii="Verdana" w:hAnsi="Verdana"/>
          <w:sz w:val="20"/>
        </w:rPr>
      </w:pPr>
      <w:r>
        <w:rPr>
          <w:rFonts w:ascii="Verdana" w:hAnsi="Verdana"/>
          <w:sz w:val="20"/>
        </w:rPr>
        <w:t xml:space="preserve">I write to recommend </w:t>
      </w:r>
      <w:r w:rsidR="004432A6">
        <w:rPr>
          <w:rFonts w:ascii="Verdana" w:hAnsi="Verdana"/>
          <w:sz w:val="20"/>
        </w:rPr>
        <w:t>Kien Hoang-le</w:t>
      </w:r>
      <w:r w:rsidR="00FF3464">
        <w:rPr>
          <w:rFonts w:ascii="Verdana" w:hAnsi="Verdana"/>
          <w:sz w:val="20"/>
        </w:rPr>
        <w:t xml:space="preserve"> for admission to your </w:t>
      </w:r>
      <w:del w:id="6" w:author="Kien Hoang-Le" w:date="2024-01-21T16:01:00Z">
        <w:r w:rsidR="00FF3464" w:rsidDel="004A749F">
          <w:rPr>
            <w:rFonts w:ascii="Verdana" w:hAnsi="Verdana"/>
            <w:sz w:val="20"/>
          </w:rPr>
          <w:delText xml:space="preserve">MPhil </w:delText>
        </w:r>
      </w:del>
      <w:proofErr w:type="spellStart"/>
      <w:ins w:id="7" w:author="Kien Hoang-Le" w:date="2024-01-21T16:01:00Z">
        <w:r w:rsidR="004A749F">
          <w:rPr>
            <w:rFonts w:ascii="Verdana" w:hAnsi="Verdana"/>
            <w:sz w:val="20"/>
          </w:rPr>
          <w:t>MRes</w:t>
        </w:r>
        <w:proofErr w:type="spellEnd"/>
        <w:r w:rsidR="004A749F">
          <w:rPr>
            <w:rFonts w:ascii="Verdana" w:hAnsi="Verdana"/>
            <w:sz w:val="20"/>
          </w:rPr>
          <w:t xml:space="preserve"> </w:t>
        </w:r>
      </w:ins>
      <w:r w:rsidR="00FF3464">
        <w:rPr>
          <w:rFonts w:ascii="Verdana" w:hAnsi="Verdana"/>
          <w:sz w:val="20"/>
        </w:rPr>
        <w:t xml:space="preserve">/ PhD programme. </w:t>
      </w:r>
      <w:r w:rsidR="00975507">
        <w:rPr>
          <w:rFonts w:ascii="Verdana" w:hAnsi="Verdana"/>
          <w:sz w:val="20"/>
        </w:rPr>
        <w:t xml:space="preserve"> </w:t>
      </w:r>
    </w:p>
    <w:p w14:paraId="1E7E9CB2" w14:textId="77777777" w:rsidR="000C1FB4" w:rsidRDefault="000C1FB4" w:rsidP="006E2404">
      <w:pPr>
        <w:spacing w:line="360" w:lineRule="auto"/>
        <w:jc w:val="both"/>
        <w:rPr>
          <w:rFonts w:ascii="Verdana" w:hAnsi="Verdana"/>
          <w:sz w:val="20"/>
        </w:rPr>
      </w:pPr>
    </w:p>
    <w:p w14:paraId="5B7247E8" w14:textId="3DE4692B" w:rsidR="00975507" w:rsidRDefault="000C1FB4" w:rsidP="006E2404">
      <w:pPr>
        <w:spacing w:line="360" w:lineRule="auto"/>
        <w:jc w:val="both"/>
        <w:rPr>
          <w:rFonts w:ascii="Verdana" w:hAnsi="Verdana"/>
          <w:sz w:val="20"/>
        </w:rPr>
      </w:pPr>
      <w:r>
        <w:rPr>
          <w:rFonts w:ascii="Verdana" w:hAnsi="Verdana"/>
          <w:sz w:val="20"/>
        </w:rPr>
        <w:t xml:space="preserve">I have known </w:t>
      </w:r>
      <w:r w:rsidR="004432A6">
        <w:rPr>
          <w:rFonts w:ascii="Verdana" w:hAnsi="Verdana"/>
          <w:sz w:val="20"/>
        </w:rPr>
        <w:t>Kien</w:t>
      </w:r>
      <w:r w:rsidR="00FF3464">
        <w:rPr>
          <w:rFonts w:ascii="Verdana" w:hAnsi="Verdana"/>
          <w:sz w:val="20"/>
        </w:rPr>
        <w:t xml:space="preserve"> for approximately one year since he began working for me as a full-time research assistant on a project funded by the Nuffield Foundation.</w:t>
      </w:r>
      <w:r w:rsidR="004432A6">
        <w:rPr>
          <w:rFonts w:ascii="Verdana" w:hAnsi="Verdana"/>
          <w:sz w:val="20"/>
        </w:rPr>
        <w:t xml:space="preserve"> This is a very demanding project with a large project team (involving colleagues at Harvard, </w:t>
      </w:r>
      <w:proofErr w:type="gramStart"/>
      <w:r w:rsidR="004432A6">
        <w:rPr>
          <w:rFonts w:ascii="Verdana" w:hAnsi="Verdana"/>
          <w:sz w:val="20"/>
        </w:rPr>
        <w:t>Warwick</w:t>
      </w:r>
      <w:proofErr w:type="gramEnd"/>
      <w:r w:rsidR="004432A6">
        <w:rPr>
          <w:rFonts w:ascii="Verdana" w:hAnsi="Verdana"/>
          <w:sz w:val="20"/>
        </w:rPr>
        <w:t xml:space="preserve"> and Yale) and I was keen to hire only very competent and professional research assistants to the project. I was delighted to be able to hire Kien.</w:t>
      </w:r>
      <w:r w:rsidR="00FF3464">
        <w:rPr>
          <w:rFonts w:ascii="Verdana" w:hAnsi="Verdana"/>
          <w:sz w:val="20"/>
        </w:rPr>
        <w:t xml:space="preserve"> Over the past year I have interacted with </w:t>
      </w:r>
      <w:r w:rsidR="004432A6">
        <w:rPr>
          <w:rFonts w:ascii="Verdana" w:hAnsi="Verdana"/>
          <w:sz w:val="20"/>
        </w:rPr>
        <w:t>Kien</w:t>
      </w:r>
      <w:r w:rsidR="00FF3464">
        <w:rPr>
          <w:rFonts w:ascii="Verdana" w:hAnsi="Verdana"/>
          <w:sz w:val="20"/>
        </w:rPr>
        <w:t xml:space="preserve"> at least weekly during project </w:t>
      </w:r>
      <w:proofErr w:type="gramStart"/>
      <w:r w:rsidR="00FF3464">
        <w:rPr>
          <w:rFonts w:ascii="Verdana" w:hAnsi="Verdana"/>
          <w:sz w:val="20"/>
        </w:rPr>
        <w:t>meetings, and</w:t>
      </w:r>
      <w:proofErr w:type="gramEnd"/>
      <w:r w:rsidR="00FF3464">
        <w:rPr>
          <w:rFonts w:ascii="Verdana" w:hAnsi="Verdana"/>
          <w:sz w:val="20"/>
        </w:rPr>
        <w:t xml:space="preserve"> hav</w:t>
      </w:r>
      <w:r w:rsidR="004432A6">
        <w:rPr>
          <w:rFonts w:ascii="Verdana" w:hAnsi="Verdana"/>
          <w:sz w:val="20"/>
        </w:rPr>
        <w:t>e</w:t>
      </w:r>
      <w:r w:rsidR="00FF3464">
        <w:rPr>
          <w:rFonts w:ascii="Verdana" w:hAnsi="Verdana"/>
          <w:sz w:val="20"/>
        </w:rPr>
        <w:t xml:space="preserve"> had many opportunities to see the quality of his work. </w:t>
      </w:r>
    </w:p>
    <w:p w14:paraId="407512F7" w14:textId="77777777" w:rsidR="004432A6" w:rsidRDefault="004432A6" w:rsidP="006E2404">
      <w:pPr>
        <w:spacing w:line="360" w:lineRule="auto"/>
        <w:jc w:val="both"/>
        <w:rPr>
          <w:rFonts w:ascii="Verdana" w:hAnsi="Verdana"/>
          <w:sz w:val="20"/>
        </w:rPr>
      </w:pPr>
    </w:p>
    <w:p w14:paraId="6339FB23" w14:textId="64201152" w:rsidR="004432A6" w:rsidRDefault="00FF3464" w:rsidP="006E2404">
      <w:pPr>
        <w:spacing w:line="360" w:lineRule="auto"/>
        <w:jc w:val="both"/>
        <w:rPr>
          <w:rFonts w:ascii="Verdana" w:hAnsi="Verdana"/>
          <w:sz w:val="20"/>
        </w:rPr>
      </w:pPr>
      <w:del w:id="8" w:author="Kien Hoang-Le" w:date="2024-01-21T15:53:00Z">
        <w:r w:rsidDel="00995B26">
          <w:rPr>
            <w:rFonts w:ascii="Verdana" w:hAnsi="Verdana"/>
            <w:sz w:val="20"/>
          </w:rPr>
          <w:delText xml:space="preserve">Alejandro </w:delText>
        </w:r>
      </w:del>
      <w:ins w:id="9" w:author="Kien Hoang-Le" w:date="2024-01-21T15:53:00Z">
        <w:r w:rsidR="00995B26">
          <w:rPr>
            <w:rFonts w:ascii="Verdana" w:hAnsi="Verdana"/>
            <w:sz w:val="20"/>
          </w:rPr>
          <w:t xml:space="preserve">Kien </w:t>
        </w:r>
      </w:ins>
      <w:r>
        <w:rPr>
          <w:rFonts w:ascii="Verdana" w:hAnsi="Verdana"/>
          <w:sz w:val="20"/>
        </w:rPr>
        <w:t>studie</w:t>
      </w:r>
      <w:r w:rsidR="006F4AD5">
        <w:rPr>
          <w:rFonts w:ascii="Verdana" w:hAnsi="Verdana"/>
          <w:sz w:val="20"/>
        </w:rPr>
        <w:t>d</w:t>
      </w:r>
      <w:r>
        <w:rPr>
          <w:rFonts w:ascii="Verdana" w:hAnsi="Verdana"/>
          <w:sz w:val="20"/>
        </w:rPr>
        <w:t xml:space="preserve"> for his </w:t>
      </w:r>
      <w:proofErr w:type="gramStart"/>
      <w:r w:rsidR="006F4AD5">
        <w:rPr>
          <w:rFonts w:ascii="Verdana" w:hAnsi="Verdana"/>
          <w:sz w:val="20"/>
        </w:rPr>
        <w:t>b</w:t>
      </w:r>
      <w:r>
        <w:rPr>
          <w:rFonts w:ascii="Verdana" w:hAnsi="Verdana"/>
          <w:sz w:val="20"/>
        </w:rPr>
        <w:t>achelor</w:t>
      </w:r>
      <w:proofErr w:type="gramEnd"/>
      <w:r>
        <w:rPr>
          <w:rFonts w:ascii="Verdana" w:hAnsi="Verdana"/>
          <w:sz w:val="20"/>
        </w:rPr>
        <w:t xml:space="preserve"> degree</w:t>
      </w:r>
      <w:r w:rsidR="004432A6">
        <w:rPr>
          <w:rFonts w:ascii="Verdana" w:hAnsi="Verdana"/>
          <w:sz w:val="20"/>
        </w:rPr>
        <w:t xml:space="preserve"> BSc Economics</w:t>
      </w:r>
      <w:r>
        <w:rPr>
          <w:rFonts w:ascii="Verdana" w:hAnsi="Verdana"/>
          <w:sz w:val="20"/>
        </w:rPr>
        <w:t xml:space="preserve"> at </w:t>
      </w:r>
      <w:r w:rsidR="004432A6">
        <w:rPr>
          <w:rFonts w:ascii="Verdana" w:hAnsi="Verdana"/>
          <w:sz w:val="20"/>
        </w:rPr>
        <w:t>Vietnam National University</w:t>
      </w:r>
      <w:r>
        <w:rPr>
          <w:rFonts w:ascii="Verdana" w:hAnsi="Verdana"/>
          <w:sz w:val="20"/>
        </w:rPr>
        <w:t xml:space="preserve"> prior to embarking on the MSc</w:t>
      </w:r>
      <w:r w:rsidR="004432A6">
        <w:rPr>
          <w:rFonts w:ascii="Verdana" w:hAnsi="Verdana"/>
          <w:sz w:val="20"/>
        </w:rPr>
        <w:t xml:space="preserve"> Finance</w:t>
      </w:r>
      <w:r>
        <w:rPr>
          <w:rFonts w:ascii="Verdana" w:hAnsi="Verdana"/>
          <w:sz w:val="20"/>
        </w:rPr>
        <w:t xml:space="preserve"> programme at Nottingham. </w:t>
      </w:r>
      <w:r w:rsidR="004432A6">
        <w:rPr>
          <w:rFonts w:ascii="Verdana" w:hAnsi="Verdana"/>
          <w:sz w:val="20"/>
        </w:rPr>
        <w:t xml:space="preserve">Kien achieved a first class </w:t>
      </w:r>
      <w:del w:id="10" w:author="Kien Hoang-Le" w:date="2024-01-21T15:55:00Z">
        <w:r w:rsidR="004432A6" w:rsidDel="00FF222F">
          <w:rPr>
            <w:rFonts w:ascii="Verdana" w:hAnsi="Verdana"/>
            <w:sz w:val="20"/>
          </w:rPr>
          <w:delText xml:space="preserve">honours </w:delText>
        </w:r>
      </w:del>
      <w:ins w:id="11" w:author="Kien Hoang-Le" w:date="2024-01-21T15:55:00Z">
        <w:r w:rsidR="00FF222F">
          <w:rPr>
            <w:rFonts w:ascii="Verdana" w:hAnsi="Verdana"/>
            <w:sz w:val="20"/>
          </w:rPr>
          <w:t xml:space="preserve">equivalent </w:t>
        </w:r>
      </w:ins>
      <w:r w:rsidR="004432A6">
        <w:rPr>
          <w:rFonts w:ascii="Verdana" w:hAnsi="Verdana"/>
          <w:sz w:val="20"/>
        </w:rPr>
        <w:t>degree in his undergraduate study, and a distinction in his MSc Finance, including a distinction for his dissertation.</w:t>
      </w:r>
    </w:p>
    <w:p w14:paraId="1DA97DBF" w14:textId="77777777" w:rsidR="004432A6" w:rsidRDefault="004432A6" w:rsidP="006E2404">
      <w:pPr>
        <w:spacing w:line="360" w:lineRule="auto"/>
        <w:jc w:val="both"/>
        <w:rPr>
          <w:rFonts w:ascii="Verdana" w:hAnsi="Verdana"/>
          <w:sz w:val="20"/>
        </w:rPr>
      </w:pPr>
    </w:p>
    <w:p w14:paraId="594DD21B" w14:textId="475261B7" w:rsidR="004432A6" w:rsidRPr="004432A6" w:rsidRDefault="004432A6" w:rsidP="004432A6">
      <w:pPr>
        <w:spacing w:line="360" w:lineRule="auto"/>
        <w:jc w:val="both"/>
        <w:rPr>
          <w:rFonts w:ascii="Verdana" w:hAnsi="Verdana"/>
          <w:sz w:val="20"/>
        </w:rPr>
      </w:pPr>
      <w:r>
        <w:rPr>
          <w:rFonts w:ascii="Verdana" w:hAnsi="Verdana"/>
          <w:sz w:val="20"/>
        </w:rPr>
        <w:t xml:space="preserve">Kien’s dissertation is an exceptional piece of work for an MSc Finance student. His </w:t>
      </w:r>
      <w:r w:rsidRPr="004432A6">
        <w:rPr>
          <w:rFonts w:ascii="Verdana" w:hAnsi="Verdana"/>
          <w:sz w:val="20"/>
        </w:rPr>
        <w:t>research explores the impact of a long-term risk (pollution exposure) on mortgage credit costs in the U.S. housing market by utilising the Home Mortgage Disclosure Act (HMDA) and the Toxic Release Inventory (TRI) dataset. In the baseline result, the analysis identifies a modest premium in mortgage rate spreads for properties exposed to carcinogens, which is consistent with the impact of other long-term risks.</w:t>
      </w:r>
    </w:p>
    <w:p w14:paraId="19823F3C" w14:textId="77777777" w:rsidR="004432A6" w:rsidRPr="004432A6" w:rsidRDefault="004432A6" w:rsidP="004432A6">
      <w:pPr>
        <w:spacing w:line="360" w:lineRule="auto"/>
        <w:jc w:val="both"/>
        <w:rPr>
          <w:rFonts w:ascii="Verdana" w:hAnsi="Verdana"/>
          <w:sz w:val="20"/>
        </w:rPr>
      </w:pPr>
    </w:p>
    <w:p w14:paraId="27158ABD" w14:textId="1FD613CA" w:rsidR="004432A6" w:rsidRDefault="004432A6" w:rsidP="004432A6">
      <w:pPr>
        <w:spacing w:line="360" w:lineRule="auto"/>
        <w:jc w:val="both"/>
        <w:rPr>
          <w:rFonts w:ascii="Verdana" w:hAnsi="Verdana"/>
          <w:sz w:val="20"/>
        </w:rPr>
      </w:pPr>
      <w:r w:rsidRPr="004432A6">
        <w:rPr>
          <w:rFonts w:ascii="Verdana" w:hAnsi="Verdana"/>
          <w:sz w:val="20"/>
        </w:rPr>
        <w:t xml:space="preserve">The study also examines how carcinogen exposure affects mortgage interest rates across different racial groups, lender types (bank vs. non-banks), and loan purposes (refinancing vs. new purchase). The findings reveal varying impacts among racial groups, with Black and African American applicants experiencing a higher mortgage credit premium due to carcinogen </w:t>
      </w:r>
      <w:r w:rsidRPr="004432A6">
        <w:rPr>
          <w:rFonts w:ascii="Verdana" w:hAnsi="Verdana"/>
          <w:sz w:val="20"/>
        </w:rPr>
        <w:lastRenderedPageBreak/>
        <w:t>exposure, exacerbating environmental disparities in the financial sector. The study also finds that lender types and loan purposes do not significantly alter the relationship between carcinogen exposure and mortgage credit costs</w:t>
      </w:r>
      <w:r>
        <w:rPr>
          <w:rFonts w:ascii="Verdana" w:hAnsi="Verdana"/>
          <w:sz w:val="20"/>
        </w:rPr>
        <w:t>.</w:t>
      </w:r>
    </w:p>
    <w:p w14:paraId="6EE986EA" w14:textId="77777777" w:rsidR="004432A6" w:rsidRDefault="004432A6" w:rsidP="006E2404">
      <w:pPr>
        <w:spacing w:line="360" w:lineRule="auto"/>
        <w:jc w:val="both"/>
        <w:rPr>
          <w:rFonts w:ascii="Verdana" w:hAnsi="Verdana"/>
          <w:sz w:val="20"/>
        </w:rPr>
      </w:pPr>
    </w:p>
    <w:p w14:paraId="1617112C" w14:textId="4391A333" w:rsidR="004432A6" w:rsidRDefault="004432A6" w:rsidP="006E2404">
      <w:pPr>
        <w:spacing w:line="360" w:lineRule="auto"/>
        <w:jc w:val="both"/>
        <w:rPr>
          <w:rFonts w:ascii="Verdana" w:hAnsi="Verdana"/>
          <w:sz w:val="20"/>
        </w:rPr>
      </w:pPr>
      <w:r>
        <w:rPr>
          <w:rFonts w:ascii="Verdana" w:hAnsi="Verdana"/>
          <w:sz w:val="20"/>
        </w:rPr>
        <w:t>This work is particularly impressive in execution of the data analysis and econometrics. Kien has very advanced skills in both econometrics in theory and in implementation. For example, his dissertation is fully executed in R using advanced regression methods. The full repository of code is fully publicly available via Git</w:t>
      </w:r>
      <w:del w:id="12" w:author="Kien Hoang-Le" w:date="2024-01-21T15:53:00Z">
        <w:r w:rsidDel="002B006D">
          <w:rPr>
            <w:rFonts w:ascii="Verdana" w:hAnsi="Verdana"/>
            <w:sz w:val="20"/>
          </w:rPr>
          <w:delText>u</w:delText>
        </w:r>
      </w:del>
      <w:r>
        <w:rPr>
          <w:rFonts w:ascii="Verdana" w:hAnsi="Verdana"/>
          <w:sz w:val="20"/>
        </w:rPr>
        <w:t>Hub, serving not only as a public record of his work bu</w:t>
      </w:r>
      <w:r w:rsidR="00BC264C">
        <w:rPr>
          <w:rFonts w:ascii="Verdana" w:hAnsi="Verdana"/>
          <w:sz w:val="20"/>
        </w:rPr>
        <w:t xml:space="preserve">t </w:t>
      </w:r>
      <w:r w:rsidR="00513A3D">
        <w:rPr>
          <w:rFonts w:ascii="Verdana" w:hAnsi="Verdana"/>
          <w:sz w:val="20"/>
        </w:rPr>
        <w:t xml:space="preserve">also as a learning resource for other researchers and students. </w:t>
      </w:r>
    </w:p>
    <w:p w14:paraId="4B275A8D" w14:textId="47ADBAF1" w:rsidR="004432A6" w:rsidRDefault="004432A6" w:rsidP="006E2404">
      <w:pPr>
        <w:spacing w:line="360" w:lineRule="auto"/>
        <w:jc w:val="both"/>
        <w:rPr>
          <w:rFonts w:ascii="Verdana" w:hAnsi="Verdana"/>
          <w:sz w:val="20"/>
        </w:rPr>
      </w:pPr>
      <w:r>
        <w:rPr>
          <w:rFonts w:ascii="Verdana" w:hAnsi="Verdana"/>
          <w:sz w:val="20"/>
        </w:rPr>
        <w:t xml:space="preserve"> </w:t>
      </w:r>
    </w:p>
    <w:p w14:paraId="2A52BB72" w14:textId="58242949" w:rsidR="00513A3D" w:rsidRDefault="00513A3D" w:rsidP="006E2404">
      <w:pPr>
        <w:spacing w:line="360" w:lineRule="auto"/>
        <w:jc w:val="both"/>
        <w:rPr>
          <w:rFonts w:ascii="Verdana" w:hAnsi="Verdana"/>
          <w:sz w:val="20"/>
        </w:rPr>
      </w:pPr>
      <w:r>
        <w:rPr>
          <w:rFonts w:ascii="Verdana" w:hAnsi="Verdana"/>
          <w:sz w:val="20"/>
        </w:rPr>
        <w:t xml:space="preserve">Building on his MSc dissertation, Kien encloses a research proposal that is extremely impressive. He has identified a pressing and broad interest topic, together with a potentially very significant contribution to the literature. For a pre-PhD student, the clarity of his writing </w:t>
      </w:r>
      <w:del w:id="13" w:author="Kien Hoang-Le" w:date="2024-01-21T15:53:00Z">
        <w:r w:rsidDel="002B006D">
          <w:rPr>
            <w:rFonts w:ascii="Verdana" w:hAnsi="Verdana"/>
            <w:sz w:val="20"/>
          </w:rPr>
          <w:delText>an</w:delText>
        </w:r>
      </w:del>
      <w:ins w:id="14" w:author="Kien Hoang-Le" w:date="2024-01-21T15:53:00Z">
        <w:r w:rsidR="002B006D">
          <w:rPr>
            <w:rFonts w:ascii="Verdana" w:hAnsi="Verdana"/>
            <w:sz w:val="20"/>
          </w:rPr>
          <w:t>and</w:t>
        </w:r>
      </w:ins>
      <w:r>
        <w:rPr>
          <w:rFonts w:ascii="Verdana" w:hAnsi="Verdana"/>
          <w:sz w:val="20"/>
        </w:rPr>
        <w:t xml:space="preserve"> precision of his ideas is very impressive indeed. </w:t>
      </w:r>
    </w:p>
    <w:p w14:paraId="37F2859F" w14:textId="77777777" w:rsidR="004432A6" w:rsidRDefault="004432A6" w:rsidP="006E2404">
      <w:pPr>
        <w:spacing w:line="360" w:lineRule="auto"/>
        <w:jc w:val="both"/>
        <w:rPr>
          <w:rFonts w:ascii="Verdana" w:hAnsi="Verdana"/>
          <w:sz w:val="20"/>
        </w:rPr>
      </w:pPr>
    </w:p>
    <w:p w14:paraId="5D91BCD8" w14:textId="3F875C2E" w:rsidR="00FF3464" w:rsidRDefault="00513A3D" w:rsidP="006E2404">
      <w:pPr>
        <w:spacing w:line="360" w:lineRule="auto"/>
        <w:jc w:val="both"/>
        <w:rPr>
          <w:rFonts w:ascii="Verdana" w:hAnsi="Verdana"/>
          <w:sz w:val="20"/>
        </w:rPr>
      </w:pPr>
      <w:r>
        <w:rPr>
          <w:rFonts w:ascii="Verdana" w:hAnsi="Verdana"/>
          <w:sz w:val="20"/>
        </w:rPr>
        <w:t xml:space="preserve">My experience of working with Kien is that he has been an exemplary research assistant and real asset to the project. He has worked with a high degree of independence and innovation. Kien was specifically tasked with undertaking analysis of pension contribution data for a short report authored in collaboration with a UK pensions provider as part of the Nuffield-funded programme of research on the implications of automatic enrolment pensions. This report is due to be launched in late January 2024 and Kien rightly has the status of sole author. Not only has he authored the report with a high degree of independence, </w:t>
      </w:r>
      <w:del w:id="15" w:author="Kien Hoang-Le" w:date="2024-01-21T15:53:00Z">
        <w:r w:rsidDel="003701EE">
          <w:rPr>
            <w:rFonts w:ascii="Verdana" w:hAnsi="Verdana"/>
            <w:sz w:val="20"/>
          </w:rPr>
          <w:delText>he as</w:delText>
        </w:r>
      </w:del>
      <w:ins w:id="16" w:author="Kien Hoang-Le" w:date="2024-01-21T15:53:00Z">
        <w:r w:rsidR="003701EE">
          <w:rPr>
            <w:rFonts w:ascii="Verdana" w:hAnsi="Verdana"/>
            <w:sz w:val="20"/>
          </w:rPr>
          <w:t xml:space="preserve">but he also </w:t>
        </w:r>
      </w:ins>
      <w:ins w:id="17" w:author="Kien Hoang-Le" w:date="2024-01-21T16:07:00Z">
        <w:r w:rsidR="00F6481D">
          <w:rPr>
            <w:rFonts w:ascii="Verdana" w:hAnsi="Verdana"/>
            <w:sz w:val="20"/>
          </w:rPr>
          <w:t>h</w:t>
        </w:r>
      </w:ins>
      <w:ins w:id="18" w:author="Kien Hoang-Le" w:date="2024-01-21T15:53:00Z">
        <w:r w:rsidR="003701EE">
          <w:rPr>
            <w:rFonts w:ascii="Verdana" w:hAnsi="Verdana"/>
            <w:sz w:val="20"/>
          </w:rPr>
          <w:t>as</w:t>
        </w:r>
      </w:ins>
      <w:r>
        <w:rPr>
          <w:rFonts w:ascii="Verdana" w:hAnsi="Verdana"/>
          <w:sz w:val="20"/>
        </w:rPr>
        <w:t xml:space="preserve"> interacted extensively with the pension provider in meetings, project delivery planning, press material and communications. Kien has very strong soft skills in these areas, which will be a significant asset in his intended area of study in which interaction with businesses and policymakers is very likely.</w:t>
      </w:r>
    </w:p>
    <w:p w14:paraId="41A1B4C6" w14:textId="77777777" w:rsidR="00FF3464" w:rsidRDefault="00FF3464" w:rsidP="006E2404">
      <w:pPr>
        <w:spacing w:line="360" w:lineRule="auto"/>
        <w:jc w:val="both"/>
        <w:rPr>
          <w:rFonts w:ascii="Verdana" w:hAnsi="Verdana"/>
          <w:sz w:val="20"/>
        </w:rPr>
      </w:pPr>
    </w:p>
    <w:p w14:paraId="787EDA7F" w14:textId="228FE638" w:rsidR="00431B3D" w:rsidRDefault="006F4AD5" w:rsidP="006E2404">
      <w:pPr>
        <w:spacing w:line="360" w:lineRule="auto"/>
        <w:jc w:val="both"/>
        <w:rPr>
          <w:rFonts w:ascii="Verdana" w:hAnsi="Verdana"/>
          <w:sz w:val="20"/>
        </w:rPr>
      </w:pPr>
      <w:r>
        <w:rPr>
          <w:rFonts w:ascii="Verdana" w:hAnsi="Verdana"/>
          <w:sz w:val="20"/>
        </w:rPr>
        <w:t xml:space="preserve">I think </w:t>
      </w:r>
      <w:r w:rsidR="00513A3D">
        <w:rPr>
          <w:rFonts w:ascii="Verdana" w:hAnsi="Verdana"/>
          <w:sz w:val="20"/>
        </w:rPr>
        <w:t>Kien</w:t>
      </w:r>
      <w:r>
        <w:rPr>
          <w:rFonts w:ascii="Verdana" w:hAnsi="Verdana"/>
          <w:sz w:val="20"/>
        </w:rPr>
        <w:t>’s application to your program presents a</w:t>
      </w:r>
      <w:r w:rsidR="00EB65F8">
        <w:rPr>
          <w:rFonts w:ascii="Verdana" w:hAnsi="Verdana"/>
          <w:sz w:val="20"/>
        </w:rPr>
        <w:t xml:space="preserve"> fantastic opportunity for </w:t>
      </w:r>
      <w:r>
        <w:rPr>
          <w:rFonts w:ascii="Verdana" w:hAnsi="Verdana"/>
          <w:sz w:val="20"/>
        </w:rPr>
        <w:t xml:space="preserve">your </w:t>
      </w:r>
      <w:r w:rsidR="00EB65F8">
        <w:rPr>
          <w:rFonts w:ascii="Verdana" w:hAnsi="Verdana"/>
          <w:sz w:val="20"/>
        </w:rPr>
        <w:t>department to recruit a fabulous young scholar who will bring energy, drive and enthusiasm to your department</w:t>
      </w:r>
      <w:r>
        <w:rPr>
          <w:rFonts w:ascii="Verdana" w:hAnsi="Verdana"/>
          <w:sz w:val="20"/>
        </w:rPr>
        <w:t xml:space="preserve"> and will be successful on the program</w:t>
      </w:r>
      <w:r w:rsidR="00EB65F8">
        <w:rPr>
          <w:rFonts w:ascii="Verdana" w:hAnsi="Verdana"/>
          <w:sz w:val="20"/>
        </w:rPr>
        <w:t xml:space="preserve">. I thoroughly recommend his to you and hope you offer him </w:t>
      </w:r>
      <w:r>
        <w:rPr>
          <w:rFonts w:ascii="Verdana" w:hAnsi="Verdana"/>
          <w:sz w:val="20"/>
        </w:rPr>
        <w:t>entry and a full scholarship.</w:t>
      </w:r>
      <w:r w:rsidR="00EB65F8">
        <w:rPr>
          <w:rFonts w:ascii="Verdana" w:hAnsi="Verdana"/>
          <w:sz w:val="20"/>
        </w:rPr>
        <w:t xml:space="preserve"> </w:t>
      </w:r>
      <w:r w:rsidR="00431B3D">
        <w:rPr>
          <w:rFonts w:ascii="Verdana" w:hAnsi="Verdana"/>
          <w:sz w:val="20"/>
        </w:rPr>
        <w:t>I hope that this reference is helpful for you in making your decision.</w:t>
      </w:r>
    </w:p>
    <w:p w14:paraId="359144C1" w14:textId="77777777" w:rsidR="001E021D" w:rsidRDefault="001E021D" w:rsidP="006E2404">
      <w:pPr>
        <w:spacing w:line="360" w:lineRule="auto"/>
        <w:jc w:val="both"/>
        <w:rPr>
          <w:rFonts w:ascii="Verdana" w:hAnsi="Verdana"/>
          <w:sz w:val="20"/>
        </w:rPr>
      </w:pPr>
    </w:p>
    <w:p w14:paraId="21077B74" w14:textId="77777777" w:rsidR="004E3FB6" w:rsidRPr="00072BC8" w:rsidRDefault="004E3FB6" w:rsidP="006E2404">
      <w:pPr>
        <w:spacing w:line="360" w:lineRule="auto"/>
        <w:jc w:val="both"/>
        <w:rPr>
          <w:rFonts w:ascii="Verdana" w:hAnsi="Verdana"/>
          <w:sz w:val="20"/>
        </w:rPr>
      </w:pPr>
      <w:r>
        <w:rPr>
          <w:rFonts w:ascii="Verdana" w:hAnsi="Verdana"/>
          <w:sz w:val="20"/>
        </w:rPr>
        <w:t xml:space="preserve">Best Regards, </w:t>
      </w:r>
    </w:p>
    <w:p w14:paraId="3717D4BA" w14:textId="77777777" w:rsidR="00072BC8" w:rsidRDefault="004E3FB6" w:rsidP="00C81863">
      <w:pPr>
        <w:spacing w:line="276" w:lineRule="auto"/>
        <w:rPr>
          <w:rFonts w:ascii="Verdana" w:hAnsi="Verdana"/>
          <w:sz w:val="20"/>
        </w:rPr>
      </w:pPr>
      <w:r>
        <w:rPr>
          <w:rFonts w:ascii="Verdana" w:hAnsi="Verdana"/>
          <w:noProof/>
          <w:sz w:val="20"/>
        </w:rPr>
        <w:drawing>
          <wp:inline distT="0" distB="0" distL="0" distR="0" wp14:anchorId="6EAC4606" wp14:editId="62073429">
            <wp:extent cx="1866900" cy="647700"/>
            <wp:effectExtent l="0" t="0" r="0" b="0"/>
            <wp:docPr id="2" name="Picture 2" descr="C:\Dropbox\admin\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admin\signa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6900" cy="647700"/>
                    </a:xfrm>
                    <a:prstGeom prst="rect">
                      <a:avLst/>
                    </a:prstGeom>
                    <a:noFill/>
                    <a:ln>
                      <a:noFill/>
                    </a:ln>
                  </pic:spPr>
                </pic:pic>
              </a:graphicData>
            </a:graphic>
          </wp:inline>
        </w:drawing>
      </w:r>
    </w:p>
    <w:p w14:paraId="2848B744" w14:textId="77777777" w:rsidR="004E3FB6" w:rsidRDefault="003076F2" w:rsidP="00C81863">
      <w:pPr>
        <w:spacing w:line="276" w:lineRule="auto"/>
        <w:rPr>
          <w:rFonts w:ascii="Verdana" w:hAnsi="Verdana"/>
          <w:sz w:val="20"/>
        </w:rPr>
      </w:pPr>
      <w:r>
        <w:rPr>
          <w:rFonts w:ascii="Verdana" w:hAnsi="Verdana"/>
          <w:sz w:val="20"/>
        </w:rPr>
        <w:t>Professor</w:t>
      </w:r>
      <w:r w:rsidR="004E3FB6">
        <w:rPr>
          <w:rFonts w:ascii="Verdana" w:hAnsi="Verdana"/>
          <w:sz w:val="20"/>
        </w:rPr>
        <w:t xml:space="preserve"> John Gathergood</w:t>
      </w:r>
    </w:p>
    <w:p w14:paraId="08AB816D" w14:textId="77777777" w:rsidR="004E3FB6" w:rsidRPr="00072BC8" w:rsidRDefault="003076F2" w:rsidP="00C81863">
      <w:pPr>
        <w:spacing w:line="276" w:lineRule="auto"/>
        <w:rPr>
          <w:rFonts w:ascii="Verdana" w:hAnsi="Verdana"/>
          <w:sz w:val="20"/>
        </w:rPr>
      </w:pPr>
      <w:r>
        <w:rPr>
          <w:rFonts w:ascii="Verdana" w:hAnsi="Verdana"/>
          <w:sz w:val="20"/>
        </w:rPr>
        <w:t>Professor of</w:t>
      </w:r>
      <w:r w:rsidR="004E3FB6">
        <w:rPr>
          <w:rFonts w:ascii="Verdana" w:hAnsi="Verdana"/>
          <w:sz w:val="20"/>
        </w:rPr>
        <w:t xml:space="preserve"> Economics</w:t>
      </w:r>
    </w:p>
    <w:sectPr w:rsidR="004E3FB6" w:rsidRPr="00072BC8" w:rsidSect="008F7ED1">
      <w:type w:val="continuous"/>
      <w:pgSz w:w="11906" w:h="16838"/>
      <w:pgMar w:top="964" w:right="1134" w:bottom="1440" w:left="1021" w:header="709" w:footer="709"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kzidenz Grotesk BE Md">
    <w:altName w:val="Tw Cen MT Condensed Extra Bold"/>
    <w:charset w:val="00"/>
    <w:family w:val="auto"/>
    <w:pitch w:val="variable"/>
    <w:sig w:usb0="00000003" w:usb1="00000000" w:usb2="00000000" w:usb3="00000000" w:csb0="00000001" w:csb1="00000000"/>
  </w:font>
  <w:font w:name="Akzidenz Grotesk BE Regular">
    <w:altName w:val="Agency FB"/>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en Hoang-Le">
    <w15:presenceInfo w15:providerId="Windows Live" w15:userId="cd450905e0e0ab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1" w:cryptProviderType="rsaFull" w:cryptAlgorithmClass="hash" w:cryptAlgorithmType="typeAny" w:cryptAlgorithmSid="4" w:cryptSpinCount="100000" w:hash="GdjpYWvC6g1nQSerB67zf/CC58w=" w:salt="JdC30BQ7I4kHpUf9Dil6qw=="/>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71C8"/>
    <w:rsid w:val="00072BC8"/>
    <w:rsid w:val="000C1FB4"/>
    <w:rsid w:val="001363EC"/>
    <w:rsid w:val="001E021D"/>
    <w:rsid w:val="002826E6"/>
    <w:rsid w:val="002B006D"/>
    <w:rsid w:val="003076F2"/>
    <w:rsid w:val="003376A0"/>
    <w:rsid w:val="003701EE"/>
    <w:rsid w:val="00375DF1"/>
    <w:rsid w:val="003F31CD"/>
    <w:rsid w:val="00431B3D"/>
    <w:rsid w:val="004432A6"/>
    <w:rsid w:val="004618E2"/>
    <w:rsid w:val="004A749F"/>
    <w:rsid w:val="004E3FB6"/>
    <w:rsid w:val="0050303C"/>
    <w:rsid w:val="00513A3D"/>
    <w:rsid w:val="00524975"/>
    <w:rsid w:val="005548C7"/>
    <w:rsid w:val="005971C8"/>
    <w:rsid w:val="005C1F53"/>
    <w:rsid w:val="005F44D1"/>
    <w:rsid w:val="00670FD7"/>
    <w:rsid w:val="006A5976"/>
    <w:rsid w:val="006B2027"/>
    <w:rsid w:val="006E2404"/>
    <w:rsid w:val="006F4326"/>
    <w:rsid w:val="006F4AD5"/>
    <w:rsid w:val="00716DDD"/>
    <w:rsid w:val="007554CE"/>
    <w:rsid w:val="007B54A2"/>
    <w:rsid w:val="007C2426"/>
    <w:rsid w:val="008303A4"/>
    <w:rsid w:val="008D4BC4"/>
    <w:rsid w:val="008E0A7C"/>
    <w:rsid w:val="008F7ED1"/>
    <w:rsid w:val="00932B42"/>
    <w:rsid w:val="00975507"/>
    <w:rsid w:val="00995B26"/>
    <w:rsid w:val="009B171F"/>
    <w:rsid w:val="00A40F84"/>
    <w:rsid w:val="00A4761E"/>
    <w:rsid w:val="00AB37E3"/>
    <w:rsid w:val="00AE6832"/>
    <w:rsid w:val="00B43B20"/>
    <w:rsid w:val="00BC264C"/>
    <w:rsid w:val="00C00B8C"/>
    <w:rsid w:val="00C04FC3"/>
    <w:rsid w:val="00C216B5"/>
    <w:rsid w:val="00C81863"/>
    <w:rsid w:val="00CC2712"/>
    <w:rsid w:val="00CD3ABC"/>
    <w:rsid w:val="00CF3C14"/>
    <w:rsid w:val="00D81418"/>
    <w:rsid w:val="00EB65F8"/>
    <w:rsid w:val="00EC4680"/>
    <w:rsid w:val="00F127C4"/>
    <w:rsid w:val="00F210C7"/>
    <w:rsid w:val="00F6481D"/>
    <w:rsid w:val="00F94C2C"/>
    <w:rsid w:val="00FF222F"/>
    <w:rsid w:val="00FF34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2626B2"/>
  <w15:docId w15:val="{BBE9F67F-E320-497D-AA3D-B78B29809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1C8"/>
    <w:pPr>
      <w:spacing w:after="0" w:line="280" w:lineRule="atLeast"/>
    </w:pPr>
    <w:rPr>
      <w:rFonts w:ascii="Times New Roman" w:eastAsia="Times New Roman" w:hAnsi="Times New Roman" w:cs="Times New Roman"/>
      <w:sz w:val="24"/>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71C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1C8"/>
    <w:rPr>
      <w:rFonts w:ascii="Tahoma" w:eastAsia="Times New Roman" w:hAnsi="Tahoma" w:cs="Tahoma"/>
      <w:sz w:val="16"/>
      <w:szCs w:val="16"/>
      <w:lang w:eastAsia="en-GB"/>
    </w:rPr>
  </w:style>
  <w:style w:type="paragraph" w:styleId="Date">
    <w:name w:val="Date"/>
    <w:basedOn w:val="Normal"/>
    <w:next w:val="Normal"/>
    <w:link w:val="DateChar"/>
    <w:uiPriority w:val="99"/>
    <w:semiHidden/>
    <w:unhideWhenUsed/>
    <w:rsid w:val="00072BC8"/>
  </w:style>
  <w:style w:type="character" w:customStyle="1" w:styleId="DateChar">
    <w:name w:val="Date Char"/>
    <w:basedOn w:val="DefaultParagraphFont"/>
    <w:link w:val="Date"/>
    <w:uiPriority w:val="99"/>
    <w:semiHidden/>
    <w:rsid w:val="00072BC8"/>
    <w:rPr>
      <w:rFonts w:ascii="Times New Roman" w:eastAsia="Times New Roman" w:hAnsi="Times New Roman" w:cs="Times New Roman"/>
      <w:sz w:val="24"/>
      <w:szCs w:val="20"/>
      <w:lang w:eastAsia="en-GB"/>
    </w:rPr>
  </w:style>
  <w:style w:type="paragraph" w:styleId="Revision">
    <w:name w:val="Revision"/>
    <w:hidden/>
    <w:uiPriority w:val="99"/>
    <w:semiHidden/>
    <w:rsid w:val="00995B26"/>
    <w:pPr>
      <w:spacing w:after="0" w:line="240" w:lineRule="auto"/>
    </w:pPr>
    <w:rPr>
      <w:rFonts w:ascii="Times New Roman" w:eastAsia="Times New Roman" w:hAnsi="Times New Roman" w:cs="Times New Roman"/>
      <w:sz w:val="24"/>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834</TotalTime>
  <Pages>2</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MacCormick Sue</dc:creator>
  <cp:lastModifiedBy>Kien Hoang-Le</cp:lastModifiedBy>
  <cp:revision>49</cp:revision>
  <cp:lastPrinted>2023-12-02T19:22:00Z</cp:lastPrinted>
  <dcterms:created xsi:type="dcterms:W3CDTF">2012-10-24T13:56:00Z</dcterms:created>
  <dcterms:modified xsi:type="dcterms:W3CDTF">2024-01-21T16:07:00Z</dcterms:modified>
</cp:coreProperties>
</file>